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8DB5" w14:textId="77777777" w:rsidR="00D4443C" w:rsidRDefault="00D4443C" w:rsidP="00D4443C">
      <w:pPr>
        <w:numPr>
          <w:ilvl w:val="0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Level Support</w:t>
      </w:r>
    </w:p>
    <w:p w14:paraId="075C299B" w14:textId="77777777" w:rsidR="00D4443C" w:rsidRDefault="00D4443C" w:rsidP="00D4443C">
      <w:pPr>
        <w:numPr>
          <w:ilvl w:val="1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Telefonablaufplan zur Identifizierung des Kundenproblems (Robin)</w:t>
      </w:r>
    </w:p>
    <w:p w14:paraId="75B4D268" w14:textId="2015281A" w:rsidR="00D4443C" w:rsidRDefault="00D4443C" w:rsidP="00D4443C">
      <w:pPr>
        <w:numPr>
          <w:ilvl w:val="2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Definition der wichtigsten Kundenstammdaten zur Identifizierung Kunde &amp; Anlage</w:t>
      </w:r>
    </w:p>
    <w:p w14:paraId="34F8DB57" w14:textId="77777777" w:rsidR="00D4443C" w:rsidRDefault="00D4443C" w:rsidP="00D4443C">
      <w:pPr>
        <w:numPr>
          <w:ilvl w:val="2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Abfrage des Kundenwunsches</w:t>
      </w:r>
    </w:p>
    <w:p w14:paraId="4A036050" w14:textId="77777777" w:rsidR="00D4443C" w:rsidRDefault="00D4443C" w:rsidP="00D4443C">
      <w:pPr>
        <w:numPr>
          <w:ilvl w:val="3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Ersatzteilbestellung</w:t>
      </w:r>
    </w:p>
    <w:p w14:paraId="7E92B061" w14:textId="77777777" w:rsidR="00D4443C" w:rsidRDefault="00D4443C" w:rsidP="00D4443C">
      <w:pPr>
        <w:numPr>
          <w:ilvl w:val="4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Ticketerstellung und Abgabe in die Organisation zur Bearbeitung - Anruf beenden</w:t>
      </w:r>
    </w:p>
    <w:p w14:paraId="5C8578D7" w14:textId="77777777" w:rsidR="00D4443C" w:rsidRDefault="00D4443C" w:rsidP="00D4443C">
      <w:pPr>
        <w:numPr>
          <w:ilvl w:val="3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Wartung durch den Service beauftragen</w:t>
      </w:r>
    </w:p>
    <w:p w14:paraId="0779B6D6" w14:textId="77777777" w:rsidR="00D4443C" w:rsidRDefault="00D4443C" w:rsidP="00D4443C">
      <w:pPr>
        <w:numPr>
          <w:ilvl w:val="4"/>
          <w:numId w:val="2"/>
        </w:numPr>
        <w:rPr>
          <w:ins w:id="0" w:author="Robin Lang" w:date="2026-07-05T18:33:00Z" w16du:dateUtc="2026-07-05T16:33:00Z"/>
          <w:rFonts w:eastAsia="Times New Roman"/>
          <w:color w:val="000000"/>
        </w:rPr>
      </w:pPr>
      <w:r>
        <w:rPr>
          <w:rFonts w:eastAsia="Times New Roman"/>
          <w:color w:val="000000"/>
        </w:rPr>
        <w:t>Datenblatt mit wesentlichen Stammdaten erstellen für Telefon Bot (Robin)</w:t>
      </w:r>
    </w:p>
    <w:p w14:paraId="68D26B41" w14:textId="6FAAABBE" w:rsidR="00D4443C" w:rsidRDefault="00D4443C" w:rsidP="00D4443C">
      <w:pPr>
        <w:ind w:left="3524"/>
        <w:rPr>
          <w:ins w:id="1" w:author="Robin Lang" w:date="2026-07-05T18:34:00Z" w16du:dateUtc="2026-07-05T16:34:00Z"/>
          <w:rFonts w:eastAsia="Times New Roman"/>
          <w:color w:val="000000"/>
        </w:rPr>
      </w:pPr>
      <w:ins w:id="2" w:author="Robin Lang" w:date="2026-07-05T18:34:00Z" w16du:dateUtc="2026-07-05T16:34:00Z">
        <w:r>
          <w:rPr>
            <w:rFonts w:eastAsia="Times New Roman"/>
            <w:color w:val="000000"/>
          </w:rPr>
          <w:t>Firmenname</w:t>
        </w:r>
      </w:ins>
    </w:p>
    <w:p w14:paraId="4B48E0BC" w14:textId="3287AD6C" w:rsidR="00D4443C" w:rsidRDefault="00D4443C" w:rsidP="00D4443C">
      <w:pPr>
        <w:ind w:left="3524"/>
        <w:rPr>
          <w:ins w:id="3" w:author="Robin Lang" w:date="2026-07-05T18:35:00Z" w16du:dateUtc="2026-07-05T16:35:00Z"/>
          <w:rFonts w:eastAsia="Times New Roman"/>
          <w:color w:val="000000"/>
        </w:rPr>
      </w:pPr>
      <w:ins w:id="4" w:author="Robin Lang" w:date="2026-07-05T18:35:00Z" w16du:dateUtc="2026-07-05T16:35:00Z">
        <w:r>
          <w:rPr>
            <w:rFonts w:eastAsia="Times New Roman"/>
            <w:color w:val="000000"/>
          </w:rPr>
          <w:t>Ansprechpartner</w:t>
        </w:r>
      </w:ins>
    </w:p>
    <w:p w14:paraId="220C2D7B" w14:textId="2F9BE593" w:rsidR="00D4443C" w:rsidRDefault="00D4443C" w:rsidP="00D4443C">
      <w:pPr>
        <w:ind w:left="3524"/>
        <w:rPr>
          <w:ins w:id="5" w:author="Robin Lang" w:date="2026-07-05T18:35:00Z" w16du:dateUtc="2026-07-05T16:35:00Z"/>
          <w:rFonts w:eastAsia="Times New Roman"/>
          <w:color w:val="000000"/>
        </w:rPr>
      </w:pPr>
      <w:ins w:id="6" w:author="Robin Lang" w:date="2026-07-05T18:35:00Z" w16du:dateUtc="2026-07-05T16:35:00Z">
        <w:r>
          <w:rPr>
            <w:rFonts w:eastAsia="Times New Roman"/>
            <w:color w:val="000000"/>
          </w:rPr>
          <w:t>Telefonnummer</w:t>
        </w:r>
      </w:ins>
    </w:p>
    <w:p w14:paraId="194DA9B2" w14:textId="573E7F49" w:rsidR="00D4443C" w:rsidRDefault="00D4443C" w:rsidP="00D4443C">
      <w:pPr>
        <w:ind w:left="3524"/>
        <w:rPr>
          <w:ins w:id="7" w:author="Robin Lang" w:date="2026-07-05T18:36:00Z" w16du:dateUtc="2026-07-05T16:36:00Z"/>
          <w:rFonts w:eastAsia="Times New Roman"/>
          <w:color w:val="000000"/>
        </w:rPr>
      </w:pPr>
      <w:ins w:id="8" w:author="Robin Lang" w:date="2026-07-05T18:35:00Z" w16du:dateUtc="2026-07-05T16:35:00Z">
        <w:r>
          <w:rPr>
            <w:rFonts w:eastAsia="Times New Roman"/>
            <w:color w:val="000000"/>
          </w:rPr>
          <w:t>Maschinen-/Anlagentyp</w:t>
        </w:r>
      </w:ins>
    </w:p>
    <w:p w14:paraId="4DABA85D" w14:textId="45BB388F" w:rsidR="00D4443C" w:rsidRDefault="00D4443C" w:rsidP="00D4443C">
      <w:pPr>
        <w:ind w:left="3524"/>
        <w:rPr>
          <w:ins w:id="9" w:author="Robin Lang" w:date="2026-07-05T18:36:00Z" w16du:dateUtc="2026-07-05T16:36:00Z"/>
          <w:rFonts w:eastAsia="Times New Roman"/>
          <w:color w:val="000000"/>
        </w:rPr>
      </w:pPr>
      <w:ins w:id="10" w:author="Robin Lang" w:date="2026-07-05T18:36:00Z" w16du:dateUtc="2026-07-05T16:36:00Z">
        <w:r>
          <w:rPr>
            <w:rFonts w:eastAsia="Times New Roman"/>
            <w:color w:val="000000"/>
          </w:rPr>
          <w:t>Aktuelle Betriebsstunden</w:t>
        </w:r>
      </w:ins>
    </w:p>
    <w:p w14:paraId="1258E2A9" w14:textId="77777777" w:rsidR="00D4443C" w:rsidRDefault="00D4443C" w:rsidP="00D4443C">
      <w:pPr>
        <w:ind w:left="3524"/>
        <w:rPr>
          <w:rFonts w:eastAsia="Times New Roman"/>
          <w:color w:val="000000"/>
        </w:rPr>
        <w:pPrChange w:id="11" w:author="Robin Lang" w:date="2026-07-05T18:36:00Z" w16du:dateUtc="2026-07-05T16:36:00Z">
          <w:pPr>
            <w:numPr>
              <w:ilvl w:val="4"/>
              <w:numId w:val="2"/>
            </w:numPr>
            <w:tabs>
              <w:tab w:val="num" w:pos="3240"/>
            </w:tabs>
            <w:ind w:left="3240" w:hanging="360"/>
          </w:pPr>
        </w:pPrChange>
      </w:pPr>
    </w:p>
    <w:p w14:paraId="6367E457" w14:textId="77777777" w:rsidR="00D4443C" w:rsidRDefault="00D4443C" w:rsidP="00D4443C">
      <w:pPr>
        <w:numPr>
          <w:ilvl w:val="4"/>
          <w:numId w:val="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Nach Erfassung Datenblatt - Ticketerstellung und Abgabe in die Organisation - Anruf beenden</w:t>
      </w:r>
    </w:p>
    <w:p w14:paraId="23AFCB14" w14:textId="77777777" w:rsidR="00D4443C" w:rsidRDefault="00D4443C" w:rsidP="00D4443C">
      <w:pPr>
        <w:numPr>
          <w:ilvl w:val="3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Kunde hat eine Störungsmeldung an der Anlage - weiter mit </w:t>
      </w:r>
      <w:proofErr w:type="spellStart"/>
      <w:r>
        <w:rPr>
          <w:rFonts w:eastAsia="Times New Roman"/>
          <w:color w:val="000000"/>
        </w:rPr>
        <w:t>iii.</w:t>
      </w:r>
      <w:proofErr w:type="spellEnd"/>
    </w:p>
    <w:p w14:paraId="2A0E8034" w14:textId="77777777" w:rsidR="00D4443C" w:rsidRDefault="00D4443C" w:rsidP="00D4443C">
      <w:pPr>
        <w:numPr>
          <w:ilvl w:val="2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Abfrage der vom Kunden abgeschlossenen </w:t>
      </w:r>
      <w:proofErr w:type="spellStart"/>
      <w:r>
        <w:rPr>
          <w:rFonts w:eastAsia="Times New Roman"/>
          <w:color w:val="000000"/>
        </w:rPr>
        <w:t>Aftersalesprodukte</w:t>
      </w:r>
      <w:proofErr w:type="spellEnd"/>
    </w:p>
    <w:p w14:paraId="09591EBD" w14:textId="77777777" w:rsidR="00D4443C" w:rsidRDefault="00D4443C" w:rsidP="00D4443C">
      <w:pPr>
        <w:numPr>
          <w:ilvl w:val="3"/>
          <w:numId w:val="3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Anhand der gebuchten Produkte folgt ein Prioritätenplan (Jens)</w:t>
      </w:r>
    </w:p>
    <w:p w14:paraId="3AFCF5F4" w14:textId="77777777" w:rsidR="00D4443C" w:rsidRDefault="00D4443C" w:rsidP="00D4443C">
      <w:pPr>
        <w:numPr>
          <w:ilvl w:val="4"/>
          <w:numId w:val="4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Anlagen in der Gewährleistung</w:t>
      </w:r>
    </w:p>
    <w:p w14:paraId="15745B73" w14:textId="77777777" w:rsidR="00D4443C" w:rsidRDefault="00D4443C" w:rsidP="00D4443C">
      <w:pPr>
        <w:numPr>
          <w:ilvl w:val="4"/>
          <w:numId w:val="4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Fehlerkategorie 1- 3 definieren und Ablaufplan</w:t>
      </w:r>
    </w:p>
    <w:p w14:paraId="2BE4FB08" w14:textId="77777777" w:rsidR="00D4443C" w:rsidRDefault="00D4443C" w:rsidP="00D4443C">
      <w:pPr>
        <w:numPr>
          <w:ilvl w:val="4"/>
          <w:numId w:val="4"/>
        </w:numPr>
        <w:rPr>
          <w:rFonts w:eastAsia="Times New Roman"/>
          <w:color w:val="000000"/>
        </w:rPr>
      </w:pPr>
      <w:proofErr w:type="gramStart"/>
      <w:r>
        <w:rPr>
          <w:rFonts w:eastAsia="Times New Roman"/>
          <w:color w:val="000000"/>
        </w:rPr>
        <w:t>SLA Basic</w:t>
      </w:r>
      <w:proofErr w:type="gramEnd"/>
      <w:r>
        <w:rPr>
          <w:rFonts w:eastAsia="Times New Roman"/>
          <w:color w:val="000000"/>
        </w:rPr>
        <w:t xml:space="preserve"> - Premium</w:t>
      </w:r>
    </w:p>
    <w:p w14:paraId="0A7F3ADA" w14:textId="77777777" w:rsidR="00D4443C" w:rsidRDefault="00D4443C" w:rsidP="00D4443C">
      <w:pPr>
        <w:numPr>
          <w:ilvl w:val="4"/>
          <w:numId w:val="4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Wartungsvertrag Standard</w:t>
      </w:r>
    </w:p>
    <w:p w14:paraId="4E01619C" w14:textId="77777777" w:rsidR="00D4443C" w:rsidRDefault="00D4443C" w:rsidP="00D4443C">
      <w:pPr>
        <w:numPr>
          <w:ilvl w:val="3"/>
          <w:numId w:val="3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Fehlerbaumsystematik (Robin)</w:t>
      </w:r>
    </w:p>
    <w:p w14:paraId="6C18F768" w14:textId="32C25371" w:rsidR="00D4443C" w:rsidRPr="0064451B" w:rsidRDefault="00D4443C" w:rsidP="0064451B">
      <w:pPr>
        <w:numPr>
          <w:ilvl w:val="4"/>
          <w:numId w:val="5"/>
        </w:numPr>
        <w:rPr>
          <w:ins w:id="12" w:author="Robin Lang" w:date="2026-07-05T18:41:00Z" w16du:dateUtc="2026-07-05T16:41:00Z"/>
          <w:rFonts w:eastAsia="Times New Roman"/>
          <w:color w:val="000000"/>
        </w:rPr>
        <w:pPrChange w:id="13" w:author="Robin Lang" w:date="2026-07-05T19:05:00Z" w16du:dateUtc="2026-07-05T17:05:00Z">
          <w:pPr>
            <w:ind w:left="3524"/>
          </w:pPr>
        </w:pPrChange>
      </w:pPr>
      <w:r>
        <w:rPr>
          <w:rFonts w:eastAsia="Times New Roman"/>
          <w:color w:val="000000"/>
        </w:rPr>
        <w:t>F&amp;A Katalog entwickeln (</w:t>
      </w:r>
      <w:proofErr w:type="gramStart"/>
      <w:r>
        <w:rPr>
          <w:rFonts w:eastAsia="Times New Roman"/>
          <w:color w:val="000000"/>
        </w:rPr>
        <w:t>Robin)  -</w:t>
      </w:r>
      <w:proofErr w:type="gramEnd"/>
      <w:r>
        <w:rPr>
          <w:rFonts w:eastAsia="Times New Roman"/>
          <w:color w:val="000000"/>
        </w:rPr>
        <w:t xml:space="preserve"> systematische Abfrage des Fehlerbildes </w:t>
      </w:r>
    </w:p>
    <w:p w14:paraId="6946E6CF" w14:textId="5CF4B471" w:rsidR="00D4443C" w:rsidRPr="00D4443C" w:rsidRDefault="00D4443C" w:rsidP="00D4443C">
      <w:pPr>
        <w:pStyle w:val="Listenabsatz"/>
        <w:numPr>
          <w:ilvl w:val="0"/>
          <w:numId w:val="11"/>
        </w:numPr>
        <w:rPr>
          <w:ins w:id="14" w:author="Robin Lang" w:date="2026-07-05T18:38:00Z" w16du:dateUtc="2026-07-05T16:38:00Z"/>
          <w:rFonts w:eastAsia="Times New Roman"/>
          <w:color w:val="000000"/>
          <w:rPrChange w:id="15" w:author="Robin Lang" w:date="2026-07-05T18:42:00Z" w16du:dateUtc="2026-07-05T16:42:00Z">
            <w:rPr>
              <w:ins w:id="16" w:author="Robin Lang" w:date="2026-07-05T18:38:00Z" w16du:dateUtc="2026-07-05T16:38:00Z"/>
            </w:rPr>
          </w:rPrChange>
        </w:rPr>
        <w:pPrChange w:id="17" w:author="Robin Lang" w:date="2026-07-05T18:42:00Z" w16du:dateUtc="2026-07-05T16:42:00Z">
          <w:pPr>
            <w:ind w:left="3524"/>
          </w:pPr>
        </w:pPrChange>
      </w:pPr>
      <w:ins w:id="18" w:author="Robin Lang" w:date="2026-07-05T18:41:00Z" w16du:dateUtc="2026-07-05T16:41:00Z">
        <w:r w:rsidRPr="00D4443C">
          <w:rPr>
            <w:rFonts w:eastAsia="Times New Roman"/>
            <w:color w:val="000000"/>
            <w:rPrChange w:id="19" w:author="Robin Lang" w:date="2026-07-05T18:42:00Z" w16du:dateUtc="2026-07-05T16:42:00Z">
              <w:rPr/>
            </w:rPrChange>
          </w:rPr>
          <w:t xml:space="preserve">Läuft Ihre Anlage </w:t>
        </w:r>
        <w:proofErr w:type="gramStart"/>
        <w:r w:rsidRPr="00D4443C">
          <w:rPr>
            <w:rFonts w:eastAsia="Times New Roman"/>
            <w:color w:val="000000"/>
            <w:rPrChange w:id="20" w:author="Robin Lang" w:date="2026-07-05T18:42:00Z" w16du:dateUtc="2026-07-05T16:42:00Z">
              <w:rPr/>
            </w:rPrChange>
          </w:rPr>
          <w:t>aktuell ?</w:t>
        </w:r>
      </w:ins>
      <w:proofErr w:type="gramEnd"/>
    </w:p>
    <w:p w14:paraId="7B0EBBFD" w14:textId="2614ACC4" w:rsidR="00D4443C" w:rsidRPr="00D4443C" w:rsidRDefault="00D4443C" w:rsidP="00D4443C">
      <w:pPr>
        <w:pStyle w:val="Listenabsatz"/>
        <w:numPr>
          <w:ilvl w:val="0"/>
          <w:numId w:val="11"/>
        </w:numPr>
        <w:rPr>
          <w:ins w:id="21" w:author="Robin Lang" w:date="2026-07-05T18:41:00Z" w16du:dateUtc="2026-07-05T16:41:00Z"/>
          <w:rFonts w:eastAsia="Times New Roman"/>
          <w:color w:val="000000"/>
          <w:rPrChange w:id="22" w:author="Robin Lang" w:date="2026-07-05T18:42:00Z" w16du:dateUtc="2026-07-05T16:42:00Z">
            <w:rPr>
              <w:ins w:id="23" w:author="Robin Lang" w:date="2026-07-05T18:41:00Z" w16du:dateUtc="2026-07-05T16:41:00Z"/>
            </w:rPr>
          </w:rPrChange>
        </w:rPr>
        <w:pPrChange w:id="24" w:author="Robin Lang" w:date="2026-07-05T18:42:00Z" w16du:dateUtc="2026-07-05T16:42:00Z">
          <w:pPr>
            <w:ind w:left="3524"/>
          </w:pPr>
        </w:pPrChange>
      </w:pPr>
      <w:ins w:id="25" w:author="Robin Lang" w:date="2026-07-05T18:40:00Z" w16du:dateUtc="2026-07-05T16:40:00Z">
        <w:r w:rsidRPr="00D4443C">
          <w:rPr>
            <w:rFonts w:eastAsia="Times New Roman"/>
            <w:color w:val="000000"/>
            <w:rPrChange w:id="26" w:author="Robin Lang" w:date="2026-07-05T18:42:00Z" w16du:dateUtc="2026-07-05T16:42:00Z">
              <w:rPr/>
            </w:rPrChange>
          </w:rPr>
          <w:t xml:space="preserve">Leuchtet eine </w:t>
        </w:r>
        <w:proofErr w:type="spellStart"/>
        <w:r w:rsidRPr="00D4443C">
          <w:rPr>
            <w:rFonts w:eastAsia="Times New Roman"/>
            <w:color w:val="000000"/>
            <w:rPrChange w:id="27" w:author="Robin Lang" w:date="2026-07-05T18:42:00Z" w16du:dateUtc="2026-07-05T16:42:00Z">
              <w:rPr/>
            </w:rPrChange>
          </w:rPr>
          <w:t>Warnmedlung</w:t>
        </w:r>
        <w:proofErr w:type="spellEnd"/>
        <w:r w:rsidRPr="00D4443C">
          <w:rPr>
            <w:rFonts w:eastAsia="Times New Roman"/>
            <w:color w:val="000000"/>
            <w:rPrChange w:id="28" w:author="Robin Lang" w:date="2026-07-05T18:42:00Z" w16du:dateUtc="2026-07-05T16:42:00Z">
              <w:rPr/>
            </w:rPrChange>
          </w:rPr>
          <w:t xml:space="preserve"> an Ihrer </w:t>
        </w:r>
        <w:proofErr w:type="gramStart"/>
        <w:r w:rsidRPr="00D4443C">
          <w:rPr>
            <w:rFonts w:eastAsia="Times New Roman"/>
            <w:color w:val="000000"/>
            <w:rPrChange w:id="29" w:author="Robin Lang" w:date="2026-07-05T18:42:00Z" w16du:dateUtc="2026-07-05T16:42:00Z">
              <w:rPr/>
            </w:rPrChange>
          </w:rPr>
          <w:t>Anlage ?</w:t>
        </w:r>
      </w:ins>
      <w:proofErr w:type="gramEnd"/>
    </w:p>
    <w:p w14:paraId="6F42EEEA" w14:textId="3206878C" w:rsidR="00D4443C" w:rsidRPr="00D4443C" w:rsidRDefault="00D4443C" w:rsidP="00D4443C">
      <w:pPr>
        <w:pStyle w:val="Listenabsatz"/>
        <w:numPr>
          <w:ilvl w:val="0"/>
          <w:numId w:val="11"/>
        </w:numPr>
        <w:rPr>
          <w:ins w:id="30" w:author="Robin Lang" w:date="2026-07-05T18:41:00Z" w16du:dateUtc="2026-07-05T16:41:00Z"/>
          <w:rFonts w:eastAsia="Times New Roman"/>
          <w:color w:val="000000"/>
          <w:rPrChange w:id="31" w:author="Robin Lang" w:date="2026-07-05T18:42:00Z" w16du:dateUtc="2026-07-05T16:42:00Z">
            <w:rPr>
              <w:ins w:id="32" w:author="Robin Lang" w:date="2026-07-05T18:41:00Z" w16du:dateUtc="2026-07-05T16:41:00Z"/>
            </w:rPr>
          </w:rPrChange>
        </w:rPr>
        <w:pPrChange w:id="33" w:author="Robin Lang" w:date="2026-07-05T18:42:00Z" w16du:dateUtc="2026-07-05T16:42:00Z">
          <w:pPr>
            <w:ind w:left="3524"/>
          </w:pPr>
        </w:pPrChange>
      </w:pPr>
      <w:ins w:id="34" w:author="Robin Lang" w:date="2026-07-05T18:41:00Z" w16du:dateUtc="2026-07-05T16:41:00Z">
        <w:r w:rsidRPr="00D4443C">
          <w:rPr>
            <w:rFonts w:eastAsia="Times New Roman"/>
            <w:color w:val="000000"/>
            <w:rPrChange w:id="35" w:author="Robin Lang" w:date="2026-07-05T18:42:00Z" w16du:dateUtc="2026-07-05T16:42:00Z">
              <w:rPr/>
            </w:rPrChange>
          </w:rPr>
          <w:t xml:space="preserve">Verliert Ihre Anlage </w:t>
        </w:r>
        <w:proofErr w:type="gramStart"/>
        <w:r w:rsidRPr="00D4443C">
          <w:rPr>
            <w:rFonts w:eastAsia="Times New Roman"/>
            <w:color w:val="000000"/>
            <w:rPrChange w:id="36" w:author="Robin Lang" w:date="2026-07-05T18:42:00Z" w16du:dateUtc="2026-07-05T16:42:00Z">
              <w:rPr/>
            </w:rPrChange>
          </w:rPr>
          <w:t>Öl ?</w:t>
        </w:r>
        <w:proofErr w:type="gramEnd"/>
      </w:ins>
    </w:p>
    <w:p w14:paraId="7B0DAEA3" w14:textId="282EAFCA" w:rsidR="00D4443C" w:rsidRPr="00D4443C" w:rsidRDefault="00D4443C" w:rsidP="00D4443C">
      <w:pPr>
        <w:pStyle w:val="Listenabsatz"/>
        <w:numPr>
          <w:ilvl w:val="0"/>
          <w:numId w:val="11"/>
        </w:numPr>
        <w:rPr>
          <w:ins w:id="37" w:author="Robin Lang" w:date="2026-07-05T18:42:00Z" w16du:dateUtc="2026-07-05T16:42:00Z"/>
          <w:rFonts w:eastAsia="Times New Roman"/>
          <w:color w:val="000000"/>
          <w:rPrChange w:id="38" w:author="Robin Lang" w:date="2026-07-05T18:42:00Z" w16du:dateUtc="2026-07-05T16:42:00Z">
            <w:rPr>
              <w:ins w:id="39" w:author="Robin Lang" w:date="2026-07-05T18:42:00Z" w16du:dateUtc="2026-07-05T16:42:00Z"/>
            </w:rPr>
          </w:rPrChange>
        </w:rPr>
        <w:pPrChange w:id="40" w:author="Robin Lang" w:date="2026-07-05T18:42:00Z" w16du:dateUtc="2026-07-05T16:42:00Z">
          <w:pPr>
            <w:ind w:left="3524"/>
          </w:pPr>
        </w:pPrChange>
      </w:pPr>
      <w:ins w:id="41" w:author="Robin Lang" w:date="2026-07-05T18:42:00Z" w16du:dateUtc="2026-07-05T16:42:00Z">
        <w:r w:rsidRPr="00D4443C">
          <w:rPr>
            <w:rFonts w:eastAsia="Times New Roman"/>
            <w:color w:val="000000"/>
            <w:rPrChange w:id="42" w:author="Robin Lang" w:date="2026-07-05T18:42:00Z" w16du:dateUtc="2026-07-05T16:42:00Z">
              <w:rPr/>
            </w:rPrChange>
          </w:rPr>
          <w:t xml:space="preserve">Hört sich Ihre Anlage anders an als </w:t>
        </w:r>
        <w:proofErr w:type="gramStart"/>
        <w:r w:rsidRPr="00D4443C">
          <w:rPr>
            <w:rFonts w:eastAsia="Times New Roman"/>
            <w:color w:val="000000"/>
            <w:rPrChange w:id="43" w:author="Robin Lang" w:date="2026-07-05T18:42:00Z" w16du:dateUtc="2026-07-05T16:42:00Z">
              <w:rPr/>
            </w:rPrChange>
          </w:rPr>
          <w:t>sonst ?</w:t>
        </w:r>
        <w:proofErr w:type="gramEnd"/>
      </w:ins>
    </w:p>
    <w:p w14:paraId="3425EB9E" w14:textId="3F37EA26" w:rsidR="00D4443C" w:rsidRPr="003A7E8C" w:rsidRDefault="00D4443C" w:rsidP="003A7E8C">
      <w:pPr>
        <w:pStyle w:val="Listenabsatz"/>
        <w:numPr>
          <w:ilvl w:val="0"/>
          <w:numId w:val="11"/>
        </w:numPr>
        <w:rPr>
          <w:rFonts w:eastAsia="Times New Roman"/>
          <w:color w:val="000000"/>
          <w:rPrChange w:id="44" w:author="Robin Lang" w:date="2026-07-05T18:44:00Z" w16du:dateUtc="2026-07-05T16:44:00Z">
            <w:rPr/>
          </w:rPrChange>
        </w:rPr>
        <w:pPrChange w:id="45" w:author="Robin Lang" w:date="2026-07-05T18:44:00Z" w16du:dateUtc="2026-07-05T16:44:00Z">
          <w:pPr>
            <w:numPr>
              <w:ilvl w:val="4"/>
              <w:numId w:val="5"/>
            </w:numPr>
            <w:tabs>
              <w:tab w:val="num" w:pos="3240"/>
            </w:tabs>
            <w:ind w:left="3240" w:hanging="360"/>
          </w:pPr>
        </w:pPrChange>
      </w:pPr>
      <w:ins w:id="46" w:author="Robin Lang" w:date="2026-07-05T18:42:00Z" w16du:dateUtc="2026-07-05T16:42:00Z">
        <w:r w:rsidRPr="00D4443C">
          <w:rPr>
            <w:rFonts w:eastAsia="Times New Roman"/>
            <w:color w:val="000000"/>
            <w:rPrChange w:id="47" w:author="Robin Lang" w:date="2026-07-05T18:42:00Z" w16du:dateUtc="2026-07-05T16:42:00Z">
              <w:rPr/>
            </w:rPrChange>
          </w:rPr>
          <w:t xml:space="preserve">Ist es in dem Raum der Anlage besonders warm oder </w:t>
        </w:r>
        <w:proofErr w:type="gramStart"/>
        <w:r w:rsidRPr="00D4443C">
          <w:rPr>
            <w:rFonts w:eastAsia="Times New Roman"/>
            <w:color w:val="000000"/>
            <w:rPrChange w:id="48" w:author="Robin Lang" w:date="2026-07-05T18:42:00Z" w16du:dateUtc="2026-07-05T16:42:00Z">
              <w:rPr/>
            </w:rPrChange>
          </w:rPr>
          <w:t>kalt ?</w:t>
        </w:r>
      </w:ins>
      <w:proofErr w:type="gramEnd"/>
    </w:p>
    <w:p w14:paraId="7C2FDBE5" w14:textId="77777777" w:rsidR="00D4443C" w:rsidRDefault="00D4443C" w:rsidP="00D4443C">
      <w:pPr>
        <w:numPr>
          <w:ilvl w:val="4"/>
          <w:numId w:val="5"/>
        </w:numPr>
        <w:rPr>
          <w:ins w:id="49" w:author="Robin Lang" w:date="2026-07-05T18:44:00Z" w16du:dateUtc="2026-07-05T16:44:00Z"/>
          <w:rFonts w:eastAsia="Times New Roman"/>
          <w:color w:val="000000"/>
        </w:rPr>
      </w:pPr>
      <w:r>
        <w:rPr>
          <w:rFonts w:eastAsia="Times New Roman"/>
          <w:color w:val="000000"/>
        </w:rPr>
        <w:t>Top 20 Fehlerbilder in Häufigkeit erstellen zur Abwicklung durch den Bot (Robin)</w:t>
      </w:r>
    </w:p>
    <w:p w14:paraId="3EAA3683" w14:textId="77777777" w:rsidR="003A7E8C" w:rsidRDefault="003A7E8C" w:rsidP="003A7E8C">
      <w:pPr>
        <w:rPr>
          <w:ins w:id="50" w:author="Robin Lang" w:date="2026-07-05T18:49:00Z" w16du:dateUtc="2026-07-05T16:49:00Z"/>
          <w:rFonts w:eastAsia="Times New Roman"/>
          <w:color w:val="000000"/>
        </w:rPr>
      </w:pPr>
      <w:ins w:id="51" w:author="Robin Lang" w:date="2026-07-05T18:47:00Z" w16du:dateUtc="2026-07-05T16:47:00Z">
        <w:r>
          <w:rPr>
            <w:rFonts w:eastAsia="Times New Roman"/>
            <w:color w:val="000000"/>
          </w:rPr>
          <w:t>1.</w:t>
        </w:r>
      </w:ins>
      <w:ins w:id="52" w:author="Robin Lang" w:date="2026-07-05T18:44:00Z" w16du:dateUtc="2026-07-05T16:44:00Z">
        <w:r>
          <w:rPr>
            <w:rFonts w:eastAsia="Times New Roman"/>
            <w:color w:val="000000"/>
          </w:rPr>
          <w:t xml:space="preserve">Übertemperatur eines Kompressors </w:t>
        </w:r>
      </w:ins>
      <w:proofErr w:type="gramStart"/>
      <w:ins w:id="53" w:author="Robin Lang" w:date="2026-07-05T18:45:00Z" w16du:dateUtc="2026-07-05T16:45:00Z">
        <w:r>
          <w:rPr>
            <w:rFonts w:eastAsia="Times New Roman"/>
            <w:color w:val="000000"/>
          </w:rPr>
          <w:t>( zu</w:t>
        </w:r>
        <w:proofErr w:type="gramEnd"/>
        <w:r>
          <w:rPr>
            <w:rFonts w:eastAsia="Times New Roman"/>
            <w:color w:val="000000"/>
          </w:rPr>
          <w:t xml:space="preserve"> wenig Öl, Kühler mit Staub zugesetzt</w:t>
        </w:r>
      </w:ins>
      <w:ins w:id="54" w:author="Robin Lang" w:date="2026-07-05T18:47:00Z" w16du:dateUtc="2026-07-05T16:47:00Z">
        <w:r>
          <w:rPr>
            <w:rFonts w:eastAsia="Times New Roman"/>
            <w:color w:val="000000"/>
          </w:rPr>
          <w:t xml:space="preserve">, Umgebungstemperatur zu </w:t>
        </w:r>
        <w:proofErr w:type="gramStart"/>
        <w:r>
          <w:rPr>
            <w:rFonts w:eastAsia="Times New Roman"/>
            <w:color w:val="000000"/>
          </w:rPr>
          <w:t>hoch</w:t>
        </w:r>
      </w:ins>
      <w:ins w:id="55" w:author="Robin Lang" w:date="2026-07-05T18:45:00Z" w16du:dateUtc="2026-07-05T16:45:00Z">
        <w:r>
          <w:rPr>
            <w:rFonts w:eastAsia="Times New Roman"/>
            <w:color w:val="000000"/>
          </w:rPr>
          <w:t xml:space="preserve"> )</w:t>
        </w:r>
      </w:ins>
      <w:proofErr w:type="gramEnd"/>
    </w:p>
    <w:p w14:paraId="6EBE1F30" w14:textId="2CBBE0C2" w:rsidR="003A7E8C" w:rsidRDefault="003A7E8C" w:rsidP="003A7E8C">
      <w:pPr>
        <w:rPr>
          <w:ins w:id="56" w:author="Robin Lang" w:date="2026-07-05T18:49:00Z" w16du:dateUtc="2026-07-05T16:49:00Z"/>
          <w:rFonts w:eastAsia="Times New Roman"/>
          <w:color w:val="000000"/>
        </w:rPr>
      </w:pPr>
      <w:ins w:id="57" w:author="Robin Lang" w:date="2026-07-05T18:47:00Z" w16du:dateUtc="2026-07-05T16:47:00Z">
        <w:r>
          <w:rPr>
            <w:rFonts w:eastAsia="Times New Roman"/>
            <w:color w:val="000000"/>
          </w:rPr>
          <w:t xml:space="preserve">2. </w:t>
        </w:r>
      </w:ins>
      <w:ins w:id="58" w:author="Robin Lang" w:date="2026-07-05T18:46:00Z" w16du:dateUtc="2026-07-05T16:46:00Z">
        <w:r>
          <w:rPr>
            <w:rFonts w:eastAsia="Times New Roman"/>
            <w:color w:val="000000"/>
          </w:rPr>
          <w:t xml:space="preserve">Übertemperatur eines Trockners </w:t>
        </w:r>
        <w:proofErr w:type="gramStart"/>
        <w:r>
          <w:rPr>
            <w:rFonts w:eastAsia="Times New Roman"/>
            <w:color w:val="000000"/>
          </w:rPr>
          <w:t>( Kühler</w:t>
        </w:r>
        <w:proofErr w:type="gramEnd"/>
        <w:r>
          <w:rPr>
            <w:rFonts w:eastAsia="Times New Roman"/>
            <w:color w:val="000000"/>
          </w:rPr>
          <w:t xml:space="preserve"> mit Staub zugesetzt, Umgebungstemperatur </w:t>
        </w:r>
      </w:ins>
      <w:ins w:id="59" w:author="Robin Lang" w:date="2026-07-05T18:47:00Z" w16du:dateUtc="2026-07-05T16:47:00Z">
        <w:r>
          <w:rPr>
            <w:rFonts w:eastAsia="Times New Roman"/>
            <w:color w:val="000000"/>
          </w:rPr>
          <w:t xml:space="preserve">zu </w:t>
        </w:r>
        <w:proofErr w:type="gramStart"/>
        <w:r>
          <w:rPr>
            <w:rFonts w:eastAsia="Times New Roman"/>
            <w:color w:val="000000"/>
          </w:rPr>
          <w:t>hoch</w:t>
        </w:r>
      </w:ins>
      <w:ins w:id="60" w:author="Robin Lang" w:date="2026-07-05T18:46:00Z" w16du:dateUtc="2026-07-05T16:46:00Z">
        <w:r>
          <w:rPr>
            <w:rFonts w:eastAsia="Times New Roman"/>
            <w:color w:val="000000"/>
          </w:rPr>
          <w:t xml:space="preserve"> )</w:t>
        </w:r>
      </w:ins>
      <w:proofErr w:type="gramEnd"/>
      <w:ins w:id="61" w:author="Robin Lang" w:date="2026-07-05T18:45:00Z" w16du:dateUtc="2026-07-05T16:45:00Z">
        <w:r>
          <w:rPr>
            <w:rFonts w:eastAsia="Times New Roman"/>
            <w:color w:val="000000"/>
          </w:rPr>
          <w:t xml:space="preserve"> </w:t>
        </w:r>
      </w:ins>
    </w:p>
    <w:p w14:paraId="0DF23474" w14:textId="0DBD53D5" w:rsidR="003A7E8C" w:rsidRDefault="003A7E8C" w:rsidP="003A7E8C">
      <w:pPr>
        <w:rPr>
          <w:ins w:id="62" w:author="Robin Lang" w:date="2026-07-05T18:51:00Z" w16du:dateUtc="2026-07-05T16:51:00Z"/>
          <w:rFonts w:eastAsia="Times New Roman"/>
          <w:color w:val="000000"/>
        </w:rPr>
      </w:pPr>
      <w:ins w:id="63" w:author="Robin Lang" w:date="2026-07-05T18:49:00Z" w16du:dateUtc="2026-07-05T16:49:00Z">
        <w:r>
          <w:rPr>
            <w:rFonts w:eastAsia="Times New Roman"/>
            <w:color w:val="000000"/>
          </w:rPr>
          <w:t xml:space="preserve">3. </w:t>
        </w:r>
      </w:ins>
      <w:ins w:id="64" w:author="Robin Lang" w:date="2026-07-05T18:51:00Z" w16du:dateUtc="2026-07-05T16:51:00Z">
        <w:r>
          <w:rPr>
            <w:rFonts w:eastAsia="Times New Roman"/>
            <w:color w:val="000000"/>
          </w:rPr>
          <w:t xml:space="preserve">Drucktaupunkt Alarm </w:t>
        </w:r>
        <w:proofErr w:type="gramStart"/>
        <w:r>
          <w:rPr>
            <w:rFonts w:eastAsia="Times New Roman"/>
            <w:color w:val="000000"/>
          </w:rPr>
          <w:t>( Kältetrockner</w:t>
        </w:r>
        <w:proofErr w:type="gramEnd"/>
        <w:r>
          <w:rPr>
            <w:rFonts w:eastAsia="Times New Roman"/>
            <w:color w:val="000000"/>
          </w:rPr>
          <w:t xml:space="preserve"> an der Druckluftversorgung </w:t>
        </w:r>
        <w:proofErr w:type="gramStart"/>
        <w:r>
          <w:rPr>
            <w:rFonts w:eastAsia="Times New Roman"/>
            <w:color w:val="000000"/>
          </w:rPr>
          <w:t>kontrollieren )</w:t>
        </w:r>
        <w:proofErr w:type="gramEnd"/>
      </w:ins>
    </w:p>
    <w:p w14:paraId="6EC1DC83" w14:textId="02C61301" w:rsidR="003A7E8C" w:rsidRDefault="003A7E8C" w:rsidP="003A7E8C">
      <w:pPr>
        <w:rPr>
          <w:ins w:id="65" w:author="Robin Lang" w:date="2026-07-05T18:55:00Z" w16du:dateUtc="2026-07-05T16:55:00Z"/>
          <w:rFonts w:eastAsia="Times New Roman"/>
          <w:color w:val="000000"/>
        </w:rPr>
      </w:pPr>
      <w:ins w:id="66" w:author="Robin Lang" w:date="2026-07-05T18:51:00Z" w16du:dateUtc="2026-07-05T16:51:00Z">
        <w:r>
          <w:rPr>
            <w:rFonts w:eastAsia="Times New Roman"/>
            <w:color w:val="000000"/>
          </w:rPr>
          <w:t xml:space="preserve">4. </w:t>
        </w:r>
      </w:ins>
      <w:ins w:id="67" w:author="Robin Lang" w:date="2026-07-05T18:52:00Z" w16du:dateUtc="2026-07-05T16:52:00Z">
        <w:r>
          <w:rPr>
            <w:rFonts w:eastAsia="Times New Roman"/>
            <w:color w:val="000000"/>
          </w:rPr>
          <w:t xml:space="preserve">Stickstoffanlage spült dauerhaft </w:t>
        </w:r>
        <w:proofErr w:type="gramStart"/>
        <w:r>
          <w:rPr>
            <w:rFonts w:eastAsia="Times New Roman"/>
            <w:color w:val="000000"/>
          </w:rPr>
          <w:t xml:space="preserve">( </w:t>
        </w:r>
      </w:ins>
      <w:ins w:id="68" w:author="Robin Lang" w:date="2026-07-05T18:53:00Z" w16du:dateUtc="2026-07-05T16:53:00Z">
        <w:r w:rsidR="00C72005">
          <w:rPr>
            <w:rFonts w:eastAsia="Times New Roman"/>
            <w:color w:val="000000"/>
          </w:rPr>
          <w:t>Wasserstoffbündel</w:t>
        </w:r>
        <w:proofErr w:type="gramEnd"/>
        <w:r w:rsidR="00C72005">
          <w:rPr>
            <w:rFonts w:eastAsia="Times New Roman"/>
            <w:color w:val="000000"/>
          </w:rPr>
          <w:t xml:space="preserve"> leer, Druckluftprobleme</w:t>
        </w:r>
      </w:ins>
      <w:ins w:id="69" w:author="Robin Lang" w:date="2026-07-05T18:54:00Z" w16du:dateUtc="2026-07-05T16:54:00Z">
        <w:r w:rsidR="00C72005">
          <w:rPr>
            <w:rFonts w:eastAsia="Times New Roman"/>
            <w:color w:val="000000"/>
          </w:rPr>
          <w:t xml:space="preserve"> / schwankt </w:t>
        </w:r>
        <w:proofErr w:type="gramStart"/>
        <w:r w:rsidR="00C72005">
          <w:rPr>
            <w:rFonts w:eastAsia="Times New Roman"/>
            <w:color w:val="000000"/>
          </w:rPr>
          <w:t>stark ,</w:t>
        </w:r>
        <w:proofErr w:type="gramEnd"/>
        <w:r w:rsidR="00C72005">
          <w:rPr>
            <w:rFonts w:eastAsia="Times New Roman"/>
            <w:color w:val="000000"/>
          </w:rPr>
          <w:t xml:space="preserve"> konstanter Eingangsdruck unter 7bar, hoher Drucktaupunkt über +6°</w:t>
        </w:r>
      </w:ins>
      <w:ins w:id="70" w:author="Robin Lang" w:date="2026-07-05T18:55:00Z" w16du:dateUtc="2026-07-05T16:55:00Z">
        <w:r w:rsidR="00C72005">
          <w:rPr>
            <w:rFonts w:eastAsia="Times New Roman"/>
            <w:color w:val="000000"/>
          </w:rPr>
          <w:t xml:space="preserve">C, defekte </w:t>
        </w:r>
        <w:proofErr w:type="gramStart"/>
        <w:r w:rsidR="00C72005">
          <w:rPr>
            <w:rFonts w:eastAsia="Times New Roman"/>
            <w:color w:val="000000"/>
          </w:rPr>
          <w:t>Reinheitssensoren )</w:t>
        </w:r>
        <w:proofErr w:type="gramEnd"/>
      </w:ins>
    </w:p>
    <w:p w14:paraId="7575646C" w14:textId="21CE1EE3" w:rsidR="00C72005" w:rsidRDefault="00C72005" w:rsidP="003A7E8C">
      <w:pPr>
        <w:rPr>
          <w:ins w:id="71" w:author="Robin Lang" w:date="2026-07-05T18:57:00Z" w16du:dateUtc="2026-07-05T16:57:00Z"/>
          <w:rFonts w:eastAsia="Times New Roman"/>
          <w:color w:val="000000"/>
        </w:rPr>
      </w:pPr>
      <w:ins w:id="72" w:author="Robin Lang" w:date="2026-07-05T18:55:00Z" w16du:dateUtc="2026-07-05T16:55:00Z">
        <w:r>
          <w:rPr>
            <w:rFonts w:eastAsia="Times New Roman"/>
            <w:color w:val="000000"/>
          </w:rPr>
          <w:t xml:space="preserve">5. Hochdruckverdichter läuft nicht an </w:t>
        </w:r>
        <w:proofErr w:type="gramStart"/>
        <w:r>
          <w:rPr>
            <w:rFonts w:eastAsia="Times New Roman"/>
            <w:color w:val="000000"/>
          </w:rPr>
          <w:t xml:space="preserve">( </w:t>
        </w:r>
      </w:ins>
      <w:ins w:id="73" w:author="Robin Lang" w:date="2026-07-05T18:56:00Z" w16du:dateUtc="2026-07-05T16:56:00Z">
        <w:r>
          <w:rPr>
            <w:rFonts w:eastAsia="Times New Roman"/>
            <w:color w:val="000000"/>
          </w:rPr>
          <w:t>Druck</w:t>
        </w:r>
        <w:proofErr w:type="gramEnd"/>
        <w:r>
          <w:rPr>
            <w:rFonts w:eastAsia="Times New Roman"/>
            <w:color w:val="000000"/>
          </w:rPr>
          <w:t xml:space="preserve"> im 2.Behälter unter 3bar, Fehlermeldung am Hochdruckverdichter </w:t>
        </w:r>
        <w:proofErr w:type="gramStart"/>
        <w:r>
          <w:rPr>
            <w:rFonts w:eastAsia="Times New Roman"/>
            <w:color w:val="000000"/>
          </w:rPr>
          <w:t>aktiv )</w:t>
        </w:r>
      </w:ins>
      <w:proofErr w:type="gramEnd"/>
    </w:p>
    <w:p w14:paraId="2CDECA85" w14:textId="0329B9CC" w:rsidR="00C72005" w:rsidRDefault="00C72005" w:rsidP="003A7E8C">
      <w:pPr>
        <w:rPr>
          <w:ins w:id="74" w:author="Robin Lang" w:date="2026-07-05T18:58:00Z" w16du:dateUtc="2026-07-05T16:58:00Z"/>
          <w:rFonts w:eastAsia="Times New Roman"/>
          <w:color w:val="000000"/>
        </w:rPr>
      </w:pPr>
      <w:ins w:id="75" w:author="Robin Lang" w:date="2026-07-05T18:57:00Z" w16du:dateUtc="2026-07-05T16:57:00Z">
        <w:r>
          <w:rPr>
            <w:rFonts w:eastAsia="Times New Roman"/>
            <w:color w:val="000000"/>
          </w:rPr>
          <w:lastRenderedPageBreak/>
          <w:t xml:space="preserve">6. Druck am Laser bricht zusammen </w:t>
        </w:r>
        <w:proofErr w:type="gramStart"/>
        <w:r>
          <w:rPr>
            <w:rFonts w:eastAsia="Times New Roman"/>
            <w:color w:val="000000"/>
          </w:rPr>
          <w:t>( 1.</w:t>
        </w:r>
        <w:proofErr w:type="gramEnd"/>
        <w:r>
          <w:rPr>
            <w:rFonts w:eastAsia="Times New Roman"/>
            <w:color w:val="000000"/>
          </w:rPr>
          <w:t>Druckreg</w:t>
        </w:r>
      </w:ins>
      <w:ins w:id="76" w:author="Robin Lang" w:date="2026-07-05T18:58:00Z" w16du:dateUtc="2026-07-05T16:58:00Z">
        <w:r>
          <w:rPr>
            <w:rFonts w:eastAsia="Times New Roman"/>
            <w:color w:val="000000"/>
          </w:rPr>
          <w:t xml:space="preserve">ler an der N2 Station auf 60bar 2. Regler auf 30-35bar einstellen, nur einstellen </w:t>
        </w:r>
      </w:ins>
      <w:ins w:id="77" w:author="Robin Lang" w:date="2026-07-05T18:59:00Z" w16du:dateUtc="2026-07-05T16:59:00Z">
        <w:r>
          <w:rPr>
            <w:rFonts w:eastAsia="Times New Roman"/>
            <w:color w:val="000000"/>
          </w:rPr>
          <w:t xml:space="preserve">im Standby ohne </w:t>
        </w:r>
        <w:proofErr w:type="gramStart"/>
        <w:r>
          <w:rPr>
            <w:rFonts w:eastAsia="Times New Roman"/>
            <w:color w:val="000000"/>
          </w:rPr>
          <w:t>Stickstoffabnahme )</w:t>
        </w:r>
      </w:ins>
      <w:proofErr w:type="gramEnd"/>
    </w:p>
    <w:p w14:paraId="6BB7524C" w14:textId="17F3A041" w:rsidR="00C72005" w:rsidRDefault="00C72005" w:rsidP="003A7E8C">
      <w:pPr>
        <w:rPr>
          <w:ins w:id="78" w:author="Robin Lang" w:date="2026-07-05T19:02:00Z" w16du:dateUtc="2026-07-05T17:02:00Z"/>
          <w:rFonts w:eastAsia="Times New Roman"/>
          <w:color w:val="000000"/>
        </w:rPr>
      </w:pPr>
      <w:ins w:id="79" w:author="Robin Lang" w:date="2026-07-05T18:59:00Z" w16du:dateUtc="2026-07-05T16:59:00Z">
        <w:r>
          <w:rPr>
            <w:rFonts w:eastAsia="Times New Roman"/>
            <w:color w:val="000000"/>
          </w:rPr>
          <w:t>7.</w:t>
        </w:r>
      </w:ins>
      <w:ins w:id="80" w:author="Robin Lang" w:date="2026-07-05T19:00:00Z" w16du:dateUtc="2026-07-05T17:00:00Z">
        <w:r>
          <w:rPr>
            <w:rFonts w:eastAsia="Times New Roman"/>
            <w:color w:val="000000"/>
          </w:rPr>
          <w:t xml:space="preserve"> </w:t>
        </w:r>
      </w:ins>
      <w:ins w:id="81" w:author="Robin Lang" w:date="2026-07-05T19:01:00Z" w16du:dateUtc="2026-07-05T17:01:00Z">
        <w:r>
          <w:rPr>
            <w:rFonts w:eastAsia="Times New Roman"/>
            <w:color w:val="000000"/>
          </w:rPr>
          <w:t xml:space="preserve">Anlage läuft </w:t>
        </w:r>
        <w:proofErr w:type="gramStart"/>
        <w:r>
          <w:rPr>
            <w:rFonts w:eastAsia="Times New Roman"/>
            <w:color w:val="000000"/>
          </w:rPr>
          <w:t>normal</w:t>
        </w:r>
        <w:proofErr w:type="gramEnd"/>
        <w:r>
          <w:rPr>
            <w:rFonts w:eastAsia="Times New Roman"/>
            <w:color w:val="000000"/>
          </w:rPr>
          <w:t xml:space="preserve"> ohne die Bündel zu füllen </w:t>
        </w:r>
        <w:proofErr w:type="gramStart"/>
        <w:r>
          <w:rPr>
            <w:rFonts w:eastAsia="Times New Roman"/>
            <w:color w:val="000000"/>
          </w:rPr>
          <w:t>( Ventile</w:t>
        </w:r>
        <w:proofErr w:type="gramEnd"/>
        <w:r>
          <w:rPr>
            <w:rFonts w:eastAsia="Times New Roman"/>
            <w:color w:val="000000"/>
          </w:rPr>
          <w:t xml:space="preserve"> im Verdichter defekt, vermutlich</w:t>
        </w:r>
      </w:ins>
      <w:ins w:id="82" w:author="Robin Lang" w:date="2026-07-05T19:02:00Z" w16du:dateUtc="2026-07-05T17:02:00Z">
        <w:r>
          <w:rPr>
            <w:rFonts w:eastAsia="Times New Roman"/>
            <w:color w:val="000000"/>
          </w:rPr>
          <w:t xml:space="preserve"> öffnet ein Sicherheitsventil in </w:t>
        </w:r>
        <w:proofErr w:type="gramStart"/>
        <w:r>
          <w:rPr>
            <w:rFonts w:eastAsia="Times New Roman"/>
            <w:color w:val="000000"/>
          </w:rPr>
          <w:t>diesem )</w:t>
        </w:r>
        <w:proofErr w:type="gramEnd"/>
      </w:ins>
    </w:p>
    <w:p w14:paraId="6545F3E9" w14:textId="77777777" w:rsidR="00C72005" w:rsidRPr="003A7E8C" w:rsidRDefault="00C72005" w:rsidP="003A7E8C">
      <w:pPr>
        <w:rPr>
          <w:rFonts w:eastAsia="Times New Roman"/>
          <w:color w:val="000000"/>
        </w:rPr>
        <w:pPrChange w:id="83" w:author="Robin Lang" w:date="2026-07-05T18:49:00Z" w16du:dateUtc="2026-07-05T16:49:00Z">
          <w:pPr>
            <w:numPr>
              <w:ilvl w:val="4"/>
              <w:numId w:val="5"/>
            </w:numPr>
            <w:tabs>
              <w:tab w:val="num" w:pos="3240"/>
            </w:tabs>
            <w:ind w:left="3240" w:hanging="360"/>
          </w:pPr>
        </w:pPrChange>
      </w:pPr>
    </w:p>
    <w:p w14:paraId="5313D634" w14:textId="77777777" w:rsidR="00D4443C" w:rsidRDefault="00D4443C" w:rsidP="00D4443C">
      <w:pPr>
        <w:numPr>
          <w:ilvl w:val="5"/>
          <w:numId w:val="5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Abstellmaßnahme definieren und Text oder Video für den Kunden senden</w:t>
      </w:r>
    </w:p>
    <w:p w14:paraId="3B0D6607" w14:textId="77777777" w:rsidR="00D4443C" w:rsidRDefault="00D4443C" w:rsidP="00D4443C">
      <w:pPr>
        <w:numPr>
          <w:ilvl w:val="3"/>
          <w:numId w:val="3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Ergebnis der Fehlerbildanalyse dokumentieren</w:t>
      </w:r>
    </w:p>
    <w:p w14:paraId="0C0FEBEB" w14:textId="77777777" w:rsidR="00D4443C" w:rsidRDefault="00D4443C" w:rsidP="00D4443C">
      <w:pPr>
        <w:numPr>
          <w:ilvl w:val="2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Entscheidungsbaum anhand des Ergebnisses der Störungsmeldung definieren (Robin)</w:t>
      </w:r>
    </w:p>
    <w:p w14:paraId="59DA53E3" w14:textId="77777777" w:rsidR="00D4443C" w:rsidRDefault="00D4443C" w:rsidP="00D4443C">
      <w:pPr>
        <w:numPr>
          <w:ilvl w:val="3"/>
          <w:numId w:val="6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Definition der Kategorien und Schweregrad der Störung (Robin)</w:t>
      </w:r>
    </w:p>
    <w:p w14:paraId="27D10A2D" w14:textId="77777777" w:rsidR="00D4443C" w:rsidRDefault="00D4443C" w:rsidP="00D4443C">
      <w:pPr>
        <w:numPr>
          <w:ilvl w:val="4"/>
          <w:numId w:val="7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Direkte Rufweiterleitung auf Handy zum Start der Fehlerbehebung</w:t>
      </w:r>
    </w:p>
    <w:p w14:paraId="19802A9B" w14:textId="77777777" w:rsidR="00D4443C" w:rsidRDefault="00D4443C" w:rsidP="00D4443C">
      <w:pPr>
        <w:numPr>
          <w:ilvl w:val="5"/>
          <w:numId w:val="8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Definition der Weiterleitungslogik mit Fachkompetenzen an Airco Mitarbeiter - 2. Level Support (Robin)</w:t>
      </w:r>
    </w:p>
    <w:p w14:paraId="64EF3002" w14:textId="77777777" w:rsidR="00D4443C" w:rsidRDefault="00D4443C" w:rsidP="00D4443C">
      <w:pPr>
        <w:numPr>
          <w:ilvl w:val="4"/>
          <w:numId w:val="7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Tickerstellung mit Priorität</w:t>
      </w:r>
    </w:p>
    <w:p w14:paraId="4711A34E" w14:textId="77777777" w:rsidR="00D4443C" w:rsidRDefault="00D4443C" w:rsidP="00D4443C">
      <w:pPr>
        <w:numPr>
          <w:ilvl w:val="5"/>
          <w:numId w:val="9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Definition der </w:t>
      </w:r>
      <w:proofErr w:type="spellStart"/>
      <w:r>
        <w:rPr>
          <w:rFonts w:eastAsia="Times New Roman"/>
          <w:color w:val="000000"/>
        </w:rPr>
        <w:t>Priotität</w:t>
      </w:r>
      <w:proofErr w:type="spellEnd"/>
      <w:r>
        <w:rPr>
          <w:rFonts w:eastAsia="Times New Roman"/>
          <w:color w:val="000000"/>
        </w:rPr>
        <w:t>-tickets für die Organisation verbunden mit festgelegten Reaktionszeiten (Robin)</w:t>
      </w:r>
    </w:p>
    <w:p w14:paraId="0AB2B45E" w14:textId="77777777" w:rsidR="00D4443C" w:rsidRDefault="00D4443C" w:rsidP="00D4443C">
      <w:pPr>
        <w:numPr>
          <w:ilvl w:val="4"/>
          <w:numId w:val="7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Ticketerstellung</w:t>
      </w:r>
    </w:p>
    <w:p w14:paraId="04BE2323" w14:textId="77777777" w:rsidR="00D4443C" w:rsidRDefault="00D4443C" w:rsidP="00D4443C">
      <w:pPr>
        <w:numPr>
          <w:ilvl w:val="5"/>
          <w:numId w:val="10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Standard-Tickets definieren und Reaktionszeiten festlegen (Robin)</w:t>
      </w:r>
    </w:p>
    <w:p w14:paraId="3DBDA9EB" w14:textId="77777777" w:rsidR="008D56A5" w:rsidRDefault="008D56A5"/>
    <w:sectPr w:rsidR="008D56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E7BEE"/>
    <w:multiLevelType w:val="multilevel"/>
    <w:tmpl w:val="66204B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3195"/>
        </w:tabs>
        <w:ind w:left="3195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76"/>
        </w:tabs>
        <w:ind w:left="76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718E1F94"/>
    <w:multiLevelType w:val="hybridMultilevel"/>
    <w:tmpl w:val="4C5489F4"/>
    <w:lvl w:ilvl="0" w:tplc="358EFFF0">
      <w:start w:val="1"/>
      <w:numFmt w:val="bullet"/>
      <w:lvlText w:val="-"/>
      <w:lvlJc w:val="left"/>
      <w:pPr>
        <w:ind w:left="3884" w:hanging="360"/>
      </w:pPr>
      <w:rPr>
        <w:rFonts w:ascii="Aptos" w:eastAsia="Times New Roman" w:hAnsi="Aptos" w:cs="Aptos" w:hint="default"/>
      </w:rPr>
    </w:lvl>
    <w:lvl w:ilvl="1" w:tplc="0407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2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9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644" w:hanging="360"/>
      </w:pPr>
      <w:rPr>
        <w:rFonts w:ascii="Wingdings" w:hAnsi="Wingdings" w:hint="default"/>
      </w:rPr>
    </w:lvl>
  </w:abstractNum>
  <w:num w:numId="1" w16cid:durableId="18972027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68232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03060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90844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376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189718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00025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2539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044716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866168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2147348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in Lang">
    <w15:presenceInfo w15:providerId="AD" w15:userId="S::RLang@airco-systems.de::be1d9bdc-aaeb-47c7-8663-868358b932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43C"/>
    <w:rsid w:val="003A7E8C"/>
    <w:rsid w:val="0064451B"/>
    <w:rsid w:val="008D56A5"/>
    <w:rsid w:val="0097576F"/>
    <w:rsid w:val="00BE3A56"/>
    <w:rsid w:val="00C72005"/>
    <w:rsid w:val="00D4443C"/>
    <w:rsid w:val="00D7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2CD1"/>
  <w15:chartTrackingRefBased/>
  <w15:docId w15:val="{1028D286-6EEF-46A1-AB70-0795A3F4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4443C"/>
    <w:pPr>
      <w:spacing w:after="0" w:line="240" w:lineRule="auto"/>
    </w:pPr>
    <w:rPr>
      <w:rFonts w:ascii="Aptos" w:hAnsi="Aptos" w:cs="Aptos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44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44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44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44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44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444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444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444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444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44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44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44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4443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4443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4443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443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443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44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444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44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44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44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44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444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444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444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44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4443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4443C"/>
    <w:rPr>
      <w:b/>
      <w:bCs/>
      <w:smallCaps/>
      <w:color w:val="0F4761" w:themeColor="accent1" w:themeShade="BF"/>
      <w:spacing w:val="5"/>
    </w:rPr>
  </w:style>
  <w:style w:type="paragraph" w:styleId="berarbeitung">
    <w:name w:val="Revision"/>
    <w:hidden/>
    <w:uiPriority w:val="99"/>
    <w:semiHidden/>
    <w:rsid w:val="00D4443C"/>
    <w:pPr>
      <w:spacing w:after="0" w:line="240" w:lineRule="auto"/>
    </w:pPr>
    <w:rPr>
      <w:rFonts w:ascii="Aptos" w:hAnsi="Aptos" w:cs="Aptos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F3391A09CF344391877E0DEE7CC5BD" ma:contentTypeVersion="24" ma:contentTypeDescription="Ein neues Dokument erstellen." ma:contentTypeScope="" ma:versionID="7939b8a03eb99b6c7255e3a802dff7a3">
  <xsd:schema xmlns:xsd="http://www.w3.org/2001/XMLSchema" xmlns:xs="http://www.w3.org/2001/XMLSchema" xmlns:p="http://schemas.microsoft.com/office/2006/metadata/properties" xmlns:ns2="c1cba30b-de1a-4a57-8665-a95bb64669ba" xmlns:ns3="e466c8e2-56d4-4729-8cd2-60f053cd4c16" targetNamespace="http://schemas.microsoft.com/office/2006/metadata/properties" ma:root="true" ma:fieldsID="c36acc0136ae1475b50a2d70016dddca" ns2:_="" ns3:_="">
    <xsd:import namespace="c1cba30b-de1a-4a57-8665-a95bb64669ba"/>
    <xsd:import namespace="e466c8e2-56d4-4729-8cd2-60f053cd4c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Archivflag" minOccurs="0"/>
                <xsd:element ref="ns2:ArchivierenZu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cba30b-de1a-4a57-8665-a95bb64669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77f82b40-b5d0-48a1-bb5f-bb049f0848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rchivflag" ma:index="26" nillable="true" ma:displayName="Archivflag" ma:default="0" ma:description="Kennzeichnet ein Projekt für die Archivierung. Wird aber nur auf oberster Projektordner-Ebene in Betracht gezogen (für Unterordner oder Dateien spielt das Kennzeichen keine Rolle)" ma:internalName="Archivflag">
      <xsd:simpleType>
        <xsd:restriction base="dms:Boolean"/>
      </xsd:simpleType>
    </xsd:element>
    <xsd:element name="ArchivierenZum" ma:index="27" nillable="true" ma:displayName="ArchivierenZum" ma:format="DateOnly" ma:internalName="ArchivierenZum">
      <xsd:simpleType>
        <xsd:restriction base="dms:DateTim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6c8e2-56d4-4729-8cd2-60f053cd4c1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fa01c5a-0114-4ebf-93e9-a9be9ac64eb1}" ma:internalName="TaxCatchAll" ma:showField="CatchAllData" ma:web="e466c8e2-56d4-4729-8cd2-60f053cd4c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66c8e2-56d4-4729-8cd2-60f053cd4c16" xsi:nil="true"/>
    <lcf76f155ced4ddcb4097134ff3c332f xmlns="c1cba30b-de1a-4a57-8665-a95bb64669ba">
      <Terms xmlns="http://schemas.microsoft.com/office/infopath/2007/PartnerControls"/>
    </lcf76f155ced4ddcb4097134ff3c332f>
    <ArchivierenZum xmlns="c1cba30b-de1a-4a57-8665-a95bb64669ba" xsi:nil="true"/>
    <Archivflag xmlns="c1cba30b-de1a-4a57-8665-a95bb64669ba">false</Archivflag>
  </documentManagement>
</p:properties>
</file>

<file path=customXml/itemProps1.xml><?xml version="1.0" encoding="utf-8"?>
<ds:datastoreItem xmlns:ds="http://schemas.openxmlformats.org/officeDocument/2006/customXml" ds:itemID="{D5206130-0B4A-4D90-B603-468DA9CDBB86}"/>
</file>

<file path=customXml/itemProps2.xml><?xml version="1.0" encoding="utf-8"?>
<ds:datastoreItem xmlns:ds="http://schemas.openxmlformats.org/officeDocument/2006/customXml" ds:itemID="{528B94F2-609D-4C25-8B2C-1EE1C009C84A}"/>
</file>

<file path=customXml/itemProps3.xml><?xml version="1.0" encoding="utf-8"?>
<ds:datastoreItem xmlns:ds="http://schemas.openxmlformats.org/officeDocument/2006/customXml" ds:itemID="{D4BBB7D1-DD70-4FEA-A513-5095855B0C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Lang</dc:creator>
  <cp:keywords/>
  <dc:description/>
  <cp:lastModifiedBy>Robin Lang</cp:lastModifiedBy>
  <cp:revision>1</cp:revision>
  <dcterms:created xsi:type="dcterms:W3CDTF">2026-07-05T16:33:00Z</dcterms:created>
  <dcterms:modified xsi:type="dcterms:W3CDTF">2026-07-05T17:06:00Z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0x010100F5F3391A09CF344391877E0DEE7CC5BD</vt:lpwstr>
  </property>
</Properties>
</file>